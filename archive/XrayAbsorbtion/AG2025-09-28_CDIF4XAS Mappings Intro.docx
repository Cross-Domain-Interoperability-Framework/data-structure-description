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CF65F" w14:textId="6610C2E3" w:rsidR="00846836" w:rsidRDefault="00846836" w:rsidP="00846836">
      <w:pPr>
        <w:pStyle w:val="Title"/>
        <w:jc w:val="center"/>
      </w:pPr>
      <w:r>
        <w:t>CDIF</w:t>
      </w:r>
      <w:r w:rsidR="00EF0115">
        <w:t>-</w:t>
      </w:r>
      <w:r>
        <w:t>4</w:t>
      </w:r>
      <w:r w:rsidR="00EF0115">
        <w:t>-</w:t>
      </w:r>
      <w:r>
        <w:t>XAS: Mappings from Community Standards to CDIF</w:t>
      </w:r>
    </w:p>
    <w:p w14:paraId="4D1930D2" w14:textId="06DF68C3" w:rsidR="00846836" w:rsidRDefault="00846836" w:rsidP="00846836">
      <w:pPr>
        <w:pStyle w:val="Heading1"/>
        <w:numPr>
          <w:ilvl w:val="0"/>
          <w:numId w:val="1"/>
        </w:numPr>
      </w:pPr>
      <w:r>
        <w:t>Introduction</w:t>
      </w:r>
    </w:p>
    <w:p w14:paraId="32F95D0A" w14:textId="4CBA7E36" w:rsidR="00EF0115" w:rsidRDefault="00EF0115" w:rsidP="00EF0115">
      <w:r>
        <w:t>This document</w:t>
      </w:r>
      <w:r w:rsidR="00A86534">
        <w:t xml:space="preserve"> and the associated spreadsheet and other materials</w:t>
      </w:r>
      <w:r>
        <w:t xml:space="preserve"> present an initial attempt to take the major community standards used for X-Ray Absorption Spectroscopy </w:t>
      </w:r>
      <w:r w:rsidR="00A86534">
        <w:t xml:space="preserve">(XAS) </w:t>
      </w:r>
      <w:r>
        <w:t>and map them to the standards recommended for cross-domain FAIR sharing of data by the Cross Domain Interoperability Framework (CDIF) guidelines. The current standards landscape</w:t>
      </w:r>
      <w:r w:rsidR="00A86534">
        <w:t xml:space="preserve"> within the XAS community</w:t>
      </w:r>
      <w:r>
        <w:t xml:space="preserve"> has been extensively described in the document “</w:t>
      </w:r>
      <w:r w:rsidR="00A86534" w:rsidRPr="00A86534">
        <w:t>Overview of X-Ray Absorption Spectroscopy standards, vocabularies (and ontologies), data  formats and practices</w:t>
      </w:r>
      <w:r>
        <w:t>”</w:t>
      </w:r>
      <w:ins w:id="0" w:author="Stephen Richard" w:date="2025-09-28T16:25:00Z" w16du:dateUtc="2025-09-28T23:25:00Z">
        <w:r w:rsidR="00FF02FF">
          <w:t xml:space="preserve"> [citation-footnote?]</w:t>
        </w:r>
      </w:ins>
      <w:r w:rsidR="00A86534">
        <w:t>. This document builds on the analysis presented in that document as a concrete exploration of how the data and metadata from the two most common XAS standards can be expressed in a CDIF-described package to facilitate use across domain, institutional, and application boundaries.</w:t>
      </w:r>
      <w:r w:rsidR="009F1164">
        <w:t xml:space="preserve"> It is felt that a concrete application of the standards and guidelines involved will clearly indicate the next steps for implementation.</w:t>
      </w:r>
    </w:p>
    <w:p w14:paraId="35F79180" w14:textId="7EB1B0D8" w:rsidR="00A86534" w:rsidRPr="00EF0115" w:rsidRDefault="00A86534" w:rsidP="00EF0115">
      <w:r>
        <w:t>While the focus of this document is technical, there are</w:t>
      </w:r>
      <w:r w:rsidR="009F1164">
        <w:t xml:space="preserve"> also</w:t>
      </w:r>
      <w:r>
        <w:t xml:space="preserve"> implications for how other activities by domain groups and standards bodies can most effectively be conducted. These implications can be provided as feedback to various groups, and these will be mentioned here. The specific recommendations to be made to such groups do not</w:t>
      </w:r>
      <w:del w:id="1" w:author="Stephen Richard" w:date="2025-09-28T16:26:00Z" w16du:dateUtc="2025-09-28T23:26:00Z">
        <w:r w:rsidDel="00886BAB">
          <w:delText>, however. F</w:delText>
        </w:r>
      </w:del>
      <w:ins w:id="2" w:author="Stephen Richard" w:date="2025-09-28T16:26:00Z" w16du:dateUtc="2025-09-28T23:26:00Z">
        <w:r w:rsidR="00886BAB">
          <w:t>f</w:t>
        </w:r>
      </w:ins>
      <w:r>
        <w:t>orm part of this deliverable, but will be formulated more completely in other project deliverables in the future.</w:t>
      </w:r>
    </w:p>
    <w:p w14:paraId="30752704" w14:textId="7E09500A" w:rsidR="00846836" w:rsidRDefault="00846836" w:rsidP="00846836">
      <w:pPr>
        <w:pStyle w:val="Heading1"/>
        <w:numPr>
          <w:ilvl w:val="0"/>
          <w:numId w:val="1"/>
        </w:numPr>
      </w:pPr>
      <w:r>
        <w:t>Existing Standards and Scenarios of Use</w:t>
      </w:r>
    </w:p>
    <w:p w14:paraId="0AACE4E2" w14:textId="20D3C397" w:rsidR="003D0702" w:rsidRDefault="002A4AC0" w:rsidP="002A4AC0">
      <w:r>
        <w:t>The document “</w:t>
      </w:r>
      <w:r w:rsidRPr="00A86534">
        <w:t>Overview of X-Ray Absorption Spectroscopy standards, vocabularies (and ontologies), data  formats and practices</w:t>
      </w:r>
      <w:ins w:id="3" w:author="Stephen Richard" w:date="2025-09-29T09:58:00Z" w16du:dateUtc="2025-09-29T16:58:00Z">
        <w:r w:rsidR="003B16DE">
          <w:rPr>
            <w:rStyle w:val="FootnoteReference"/>
          </w:rPr>
          <w:footnoteReference w:id="1"/>
        </w:r>
      </w:ins>
      <w:r>
        <w:t>” clearly identifies two major standards within the XAS community which have become the focus for harmonization of data description and formatti</w:t>
      </w:r>
      <w:r w:rsidR="009F1164">
        <w:t>n</w:t>
      </w:r>
      <w:r>
        <w:t>g. Th</w:t>
      </w:r>
      <w:r w:rsidR="009F1164">
        <w:t>e first of th</w:t>
      </w:r>
      <w:r>
        <w:t>ese</w:t>
      </w:r>
      <w:r w:rsidR="009F1164">
        <w:t xml:space="preserve"> is</w:t>
      </w:r>
      <w:r>
        <w:t xml:space="preserve"> the NeXus format, using HDF5 as the data format and the NXxas application profile</w:t>
      </w:r>
      <w:r w:rsidR="009F1164">
        <w:t xml:space="preserve"> to hold relevant metadata and description.</w:t>
      </w:r>
      <w:r w:rsidR="003D0702">
        <w:t xml:space="preserve"> The second standard is the XDI standard, which describes a text-based format for both metadata and data. Both of these are described in  </w:t>
      </w:r>
      <w:del w:id="6" w:author="Stephen Richard" w:date="2025-09-28T16:27:00Z" w16du:dateUtc="2025-09-28T23:27:00Z">
        <w:r w:rsidR="003D0702" w:rsidDel="00507D59">
          <w:delText xml:space="preserve">the document in </w:delText>
        </w:r>
      </w:del>
      <w:r w:rsidR="003D0702">
        <w:t>“Section 5.1 Community defined standards”</w:t>
      </w:r>
      <w:ins w:id="7" w:author="Stephen Richard" w:date="2025-09-28T16:27:00Z" w16du:dateUtc="2025-09-28T23:27:00Z">
        <w:r w:rsidR="00507D59">
          <w:t xml:space="preserve"> of that document</w:t>
        </w:r>
      </w:ins>
      <w:r w:rsidR="003D0702">
        <w:t xml:space="preserve">. </w:t>
      </w:r>
    </w:p>
    <w:p w14:paraId="52FDAD37" w14:textId="77777777" w:rsidR="003D0702" w:rsidRDefault="003D0702" w:rsidP="002A4AC0">
      <w:r>
        <w:lastRenderedPageBreak/>
        <w:t>It should be noted that these two standards are used for different things: NXxas is used to describe the raw data resulting from one or more measurements or scans. While it can have additional application data added to it or linked from it, it builds on the raw data which it describes for these functions. It is used as a means of exchanging the raw data between applications, a task which may involve large amounts of data. Consequently, HDF5 has emerged as the best way to package the data in these scenarios.</w:t>
      </w:r>
    </w:p>
    <w:p w14:paraId="3693C76F" w14:textId="6F96D0D1" w:rsidR="002A4AC0" w:rsidRDefault="003D0702" w:rsidP="002A4AC0">
      <w:r>
        <w:t xml:space="preserve">XDI is </w:t>
      </w:r>
      <w:del w:id="8" w:author="Stephen Richard" w:date="2025-09-28T16:30:00Z" w16du:dateUtc="2025-09-28T23:30:00Z">
        <w:r w:rsidDel="00F470E4">
          <w:delText xml:space="preserve">much more </w:delText>
        </w:r>
      </w:del>
      <w:r>
        <w:t>focused in the analytical aspects of XAS. It is designed to “</w:t>
      </w:r>
      <w:r w:rsidRPr="003D0702">
        <w:t>encapsulate a single spectrum of XAFS along with relevant metadata</w:t>
      </w:r>
      <w:r>
        <w:t xml:space="preserve">.” </w:t>
      </w:r>
      <w:r w:rsidR="00181969">
        <w:t>(</w:t>
      </w:r>
      <w:ins w:id="9" w:author="Stephen Richard" w:date="2025-09-29T10:00:00Z" w16du:dateUtc="2025-09-29T17:00:00Z">
        <w:r w:rsidR="00B21B60">
          <w:rPr>
            <w:rStyle w:val="FootnoteReference"/>
          </w:rPr>
          <w:footnoteReference w:id="2"/>
        </w:r>
      </w:ins>
      <w:r w:rsidR="00181969">
        <w:t xml:space="preserve">p. 49) </w:t>
      </w:r>
      <w:r>
        <w:t xml:space="preserve">The intention here is to provide this data for exchange between analysis programs, </w:t>
      </w:r>
      <w:r w:rsidR="00824CB8">
        <w:t xml:space="preserve">spreadsheets, and </w:t>
      </w:r>
      <w:r>
        <w:t>data visualization tools</w:t>
      </w:r>
      <w:r w:rsidR="00824CB8">
        <w:t>.</w:t>
      </w:r>
      <w:r>
        <w:t xml:space="preserve"> </w:t>
      </w:r>
      <w:r w:rsidR="00824CB8">
        <w:t>In practical terms, the volume of data to be expressed as XDI is much smaller than that for NXXas, so both the data and metadata are combined in a single text-based format.</w:t>
      </w:r>
    </w:p>
    <w:p w14:paraId="3C26E4C4" w14:textId="40C1717F" w:rsidR="00AD7CFC" w:rsidRDefault="00AD7CFC" w:rsidP="002A4AC0">
      <w:r>
        <w:t>From the perspective of CDIF, the goal is to allow any potential users of the data to find and assess the data for FAIR purposes, which involves understanding what is in the data sets described. Further, it should be possible to programmatically access the data and transform it into the form necessary for reuse. This “FAIR” functionality is independent of the specific processes supported by the different XAS community standards, but relies on the information contained in those standard formats (as well as some additional information for cataloguing purposes.) These FAIR functions, however, are very much aligned with the stated goals of those who produce the community standards, as we see in their stated goals (p. 43</w:t>
      </w:r>
      <w:ins w:id="11" w:author="Stephen Richard" w:date="2025-09-29T10:00:00Z" w16du:dateUtc="2025-09-29T17:00:00Z">
        <w:r w:rsidR="00B21B60">
          <w:rPr>
            <w:rStyle w:val="FootnoteReference"/>
          </w:rPr>
          <w:footnoteReference w:id="3"/>
        </w:r>
      </w:ins>
      <w:r>
        <w:t xml:space="preserve">): </w:t>
      </w:r>
    </w:p>
    <w:p w14:paraId="1B53F1AF" w14:textId="77777777" w:rsidR="00AD7CFC" w:rsidRPr="00D077A4" w:rsidRDefault="00AD7CFC" w:rsidP="00AD7CFC">
      <w:pPr>
        <w:pStyle w:val="ListParagraph"/>
        <w:numPr>
          <w:ilvl w:val="0"/>
          <w:numId w:val="2"/>
        </w:numPr>
        <w:rPr>
          <w:i/>
          <w:iCs/>
        </w:rPr>
      </w:pPr>
      <w:r w:rsidRPr="00D077A4">
        <w:rPr>
          <w:i/>
          <w:iCs/>
        </w:rPr>
        <w:t xml:space="preserve">The benefits of data integration should be not only in data-driven science but also in </w:t>
      </w:r>
    </w:p>
    <w:p w14:paraId="7E6B922D" w14:textId="77777777" w:rsidR="00AD7CFC" w:rsidRPr="00D077A4" w:rsidRDefault="00AD7CFC" w:rsidP="00AD7CFC">
      <w:pPr>
        <w:pStyle w:val="ListParagraph"/>
        <w:rPr>
          <w:i/>
          <w:iCs/>
        </w:rPr>
      </w:pPr>
      <w:r w:rsidRPr="00D077A4">
        <w:rPr>
          <w:i/>
          <w:iCs/>
        </w:rPr>
        <w:t xml:space="preserve">everyday research. </w:t>
      </w:r>
    </w:p>
    <w:p w14:paraId="7FD3BB22" w14:textId="37776571" w:rsidR="00AD7CFC" w:rsidRPr="00D077A4" w:rsidDel="001A6764" w:rsidRDefault="00AD7CFC" w:rsidP="00AD7CFC">
      <w:pPr>
        <w:pStyle w:val="ListParagraph"/>
        <w:numPr>
          <w:ilvl w:val="0"/>
          <w:numId w:val="2"/>
        </w:numPr>
        <w:rPr>
          <w:del w:id="13" w:author="Stephen Richard" w:date="2025-09-29T09:56:00Z" w16du:dateUtc="2025-09-29T16:56:00Z"/>
          <w:i/>
          <w:iCs/>
        </w:rPr>
      </w:pPr>
      <w:r w:rsidRPr="001A6764">
        <w:rPr>
          <w:i/>
          <w:iCs/>
        </w:rPr>
        <w:t>The data and metadata should be in as few formats as possible (ideally following an</w:t>
      </w:r>
      <w:del w:id="14" w:author="Stephen Richard" w:date="2025-09-29T09:56:00Z" w16du:dateUtc="2025-09-29T16:56:00Z">
        <w:r w:rsidRPr="001A6764" w:rsidDel="001A6764">
          <w:rPr>
            <w:i/>
            <w:iCs/>
          </w:rPr>
          <w:delText>d</w:delText>
        </w:r>
      </w:del>
      <w:r w:rsidRPr="001A6764">
        <w:rPr>
          <w:i/>
          <w:iCs/>
        </w:rPr>
        <w:t xml:space="preserve"> </w:t>
      </w:r>
    </w:p>
    <w:p w14:paraId="78BF120A" w14:textId="77777777" w:rsidR="00AD7CFC" w:rsidRPr="001A6764" w:rsidRDefault="00AD7CFC" w:rsidP="00AD7CFC">
      <w:pPr>
        <w:pStyle w:val="ListParagraph"/>
        <w:numPr>
          <w:ilvl w:val="0"/>
          <w:numId w:val="2"/>
        </w:numPr>
        <w:rPr>
          <w:i/>
          <w:iCs/>
        </w:rPr>
        <w:pPrChange w:id="15" w:author="Stephen Richard" w:date="2025-09-29T09:56:00Z" w16du:dateUtc="2025-09-29T16:56:00Z">
          <w:pPr>
            <w:pStyle w:val="ListParagraph"/>
          </w:pPr>
        </w:pPrChange>
      </w:pPr>
      <w:r w:rsidRPr="001A6764">
        <w:rPr>
          <w:i/>
          <w:iCs/>
        </w:rPr>
        <w:t xml:space="preserve">agreed data schema). </w:t>
      </w:r>
    </w:p>
    <w:p w14:paraId="5524123A" w14:textId="77777777" w:rsidR="00AD7CFC" w:rsidRPr="00D077A4" w:rsidRDefault="00AD7CFC" w:rsidP="00AD7CFC">
      <w:pPr>
        <w:pStyle w:val="ListParagraph"/>
        <w:numPr>
          <w:ilvl w:val="0"/>
          <w:numId w:val="2"/>
        </w:numPr>
        <w:rPr>
          <w:i/>
          <w:iCs/>
        </w:rPr>
      </w:pPr>
      <w:r w:rsidRPr="00D077A4">
        <w:rPr>
          <w:i/>
          <w:iCs/>
        </w:rPr>
        <w:t xml:space="preserve">The publication infrastructure should be prepared as a repository with policies for </w:t>
      </w:r>
    </w:p>
    <w:p w14:paraId="63DC1A01" w14:textId="77777777" w:rsidR="00AD7CFC" w:rsidRPr="00D077A4" w:rsidRDefault="00AD7CFC" w:rsidP="00AD7CFC">
      <w:pPr>
        <w:pStyle w:val="ListParagraph"/>
        <w:rPr>
          <w:i/>
          <w:iCs/>
        </w:rPr>
      </w:pPr>
      <w:r w:rsidRPr="00D077A4">
        <w:rPr>
          <w:i/>
          <w:iCs/>
        </w:rPr>
        <w:t xml:space="preserve">data utilization, such as the FAIR Principles. </w:t>
      </w:r>
    </w:p>
    <w:p w14:paraId="0DDE7787" w14:textId="77777777" w:rsidR="00AD7CFC" w:rsidRPr="00D077A4" w:rsidRDefault="00AD7CFC" w:rsidP="00AD7CFC">
      <w:pPr>
        <w:pStyle w:val="ListParagraph"/>
        <w:numPr>
          <w:ilvl w:val="0"/>
          <w:numId w:val="2"/>
        </w:numPr>
        <w:rPr>
          <w:i/>
          <w:iCs/>
        </w:rPr>
      </w:pPr>
      <w:r w:rsidRPr="00D077A4">
        <w:rPr>
          <w:i/>
          <w:iCs/>
        </w:rPr>
        <w:t xml:space="preserve">The database infrastructure should have search functionality and not just storage </w:t>
      </w:r>
    </w:p>
    <w:p w14:paraId="2C995B51" w14:textId="2A9C1D62" w:rsidR="00AD7CFC" w:rsidRDefault="00AD7CFC" w:rsidP="00AD7CFC">
      <w:pPr>
        <w:pStyle w:val="ListParagraph"/>
        <w:rPr>
          <w:i/>
          <w:iCs/>
        </w:rPr>
      </w:pPr>
      <w:r w:rsidRPr="00D077A4">
        <w:rPr>
          <w:i/>
          <w:iCs/>
        </w:rPr>
        <w:t>online.</w:t>
      </w:r>
    </w:p>
    <w:p w14:paraId="5DC4CB21" w14:textId="77777777" w:rsidR="00D077A4" w:rsidRDefault="00D077A4" w:rsidP="00D077A4">
      <w:pPr>
        <w:pStyle w:val="ListParagraph"/>
        <w:ind w:left="360"/>
      </w:pPr>
    </w:p>
    <w:p w14:paraId="0D3AC476" w14:textId="1F92487E" w:rsidR="00D077A4" w:rsidRDefault="00D077A4" w:rsidP="00D077A4">
      <w:pPr>
        <w:pStyle w:val="ListParagraph"/>
        <w:ind w:left="360"/>
      </w:pPr>
      <w:r>
        <w:t xml:space="preserve">For the purposes of the current mapping exercise, two major scenarios emerge: (1) a data set </w:t>
      </w:r>
      <w:del w:id="16" w:author="Stephen Richard" w:date="2025-09-29T10:00:00Z" w16du:dateUtc="2025-09-29T17:00:00Z">
        <w:r w:rsidDel="00B21B60">
          <w:delText xml:space="preserve">which is </w:delText>
        </w:r>
      </w:del>
      <w:r>
        <w:t>encoded in HDF5 according to the NXxas application profile of NeXus</w:t>
      </w:r>
      <w:ins w:id="17" w:author="Stephen Richard" w:date="2025-09-29T10:02:00Z" w16du:dateUtc="2025-09-29T17:02:00Z">
        <w:r w:rsidR="006D1A7E">
          <w:rPr>
            <w:rStyle w:val="FootnoteReference"/>
          </w:rPr>
          <w:footnoteReference w:id="4"/>
        </w:r>
      </w:ins>
      <w:r>
        <w:t xml:space="preserve">  will be transformed into a “cross-domain” CDIF metadata description to accompany the HDF5 </w:t>
      </w:r>
      <w:r>
        <w:lastRenderedPageBreak/>
        <w:t>file; and (2) an XDI text file</w:t>
      </w:r>
      <w:ins w:id="21" w:author="Stephen Richard" w:date="2025-09-29T10:03:00Z" w16du:dateUtc="2025-09-29T17:03:00Z">
        <w:r w:rsidR="0021692F">
          <w:rPr>
            <w:rStyle w:val="FootnoteReference"/>
          </w:rPr>
          <w:footnoteReference w:id="5"/>
        </w:r>
      </w:ins>
      <w:r>
        <w:t xml:space="preserve"> will have its data contents described using the “cross-domain” CDIF recommendations for needed metadata. In both cases, the consumer of the data </w:t>
      </w:r>
      <w:del w:id="25" w:author="Stephen Richard" w:date="2025-09-29T10:04:00Z" w16du:dateUtc="2025-09-29T17:04:00Z">
        <w:r w:rsidDel="00F50B86">
          <w:delText xml:space="preserve">may </w:delText>
        </w:r>
      </w:del>
      <w:ins w:id="26" w:author="Stephen Richard" w:date="2025-09-29T10:04:00Z" w16du:dateUtc="2025-09-29T17:04:00Z">
        <w:r w:rsidR="00F50B86">
          <w:t>might</w:t>
        </w:r>
        <w:r w:rsidR="00F50B86">
          <w:t xml:space="preserve"> </w:t>
        </w:r>
      </w:ins>
      <w:r>
        <w:t xml:space="preserve">be ignorant of the source formats – that is, their systems </w:t>
      </w:r>
      <w:del w:id="27" w:author="Stephen Richard" w:date="2025-09-29T10:04:00Z" w16du:dateUtc="2025-09-29T17:04:00Z">
        <w:r w:rsidDel="00F50B86">
          <w:delText xml:space="preserve">may </w:delText>
        </w:r>
      </w:del>
      <w:ins w:id="28" w:author="Stephen Richard" w:date="2025-09-29T10:04:00Z" w16du:dateUtc="2025-09-29T17:04:00Z">
        <w:r w:rsidR="00F50B86">
          <w:t>might</w:t>
        </w:r>
        <w:r w:rsidR="00F50B86">
          <w:t xml:space="preserve"> </w:t>
        </w:r>
      </w:ins>
      <w:r>
        <w:t>not be designed to work with the standards employed. Regardless, they should be provided with enough information to maximise the machine-accessibility of these data, and to support search and other FAIR functions.</w:t>
      </w:r>
    </w:p>
    <w:p w14:paraId="0F36F914" w14:textId="6572A178" w:rsidR="00D077A4" w:rsidRDefault="00D077A4" w:rsidP="00D077A4">
      <w:pPr>
        <w:pStyle w:val="ListParagraph"/>
        <w:ind w:left="360"/>
      </w:pPr>
      <w:r>
        <w:t xml:space="preserve">It should be noted that within the XAS community, cataloguing metadata is generally held external to the data files, and this is largely true of both the community standards described here.  CDIF </w:t>
      </w:r>
      <w:del w:id="29" w:author="Stephen Richard" w:date="2025-09-29T10:04:00Z" w16du:dateUtc="2025-09-29T17:04:00Z">
        <w:r w:rsidDel="009B3AC9">
          <w:delText xml:space="preserve">combined </w:delText>
        </w:r>
      </w:del>
      <w:ins w:id="30" w:author="Stephen Richard" w:date="2025-09-29T10:04:00Z" w16du:dateUtc="2025-09-29T17:04:00Z">
        <w:r w:rsidR="009B3AC9">
          <w:t>combine</w:t>
        </w:r>
        <w:r w:rsidR="009B3AC9">
          <w:t>s</w:t>
        </w:r>
        <w:r w:rsidR="009B3AC9">
          <w:t xml:space="preserve"> </w:t>
        </w:r>
      </w:ins>
      <w:r>
        <w:t xml:space="preserve">the cataloguing and data description metadata into a singe format for FAIR purposes, and in these cases the XAS data will often be supplemented by cataloguing metadata held in typical “standard” formats such as the DataCite metadata scheme. Additionally, the entire package may need to be supplemented with information </w:t>
      </w:r>
      <w:r w:rsidR="00C80143">
        <w:t>regarding</w:t>
      </w:r>
      <w:r>
        <w:t xml:space="preserve"> access, licensing, and fair use. Such information often comes from institutional policy guidance, and may not be expressed in a standard form. </w:t>
      </w:r>
    </w:p>
    <w:p w14:paraId="5205A40B" w14:textId="77777777" w:rsidR="00D17C26" w:rsidRDefault="00D17C26" w:rsidP="00D077A4">
      <w:pPr>
        <w:pStyle w:val="ListParagraph"/>
        <w:ind w:left="360"/>
      </w:pPr>
    </w:p>
    <w:p w14:paraId="01B5F6F6" w14:textId="45617F58" w:rsidR="00D17C26" w:rsidRDefault="00D17C26" w:rsidP="00D077A4">
      <w:pPr>
        <w:pStyle w:val="ListParagraph"/>
        <w:ind w:left="360"/>
      </w:pPr>
      <w:r>
        <w:t>One requirement of CDIF which is not fully met by existing community standards is the need for fo</w:t>
      </w:r>
      <w:r w:rsidR="00FA3D86">
        <w:t>r</w:t>
      </w:r>
      <w:r>
        <w:t>mal definitions of the concepts used in describing the data. These can be exposed as labels for columns of fields and similar descriptors of data. CDIF demands that these be described in a standard fashion, because FAIR users may be unfamiliar with the use of terms in the institution which has produced the data.</w:t>
      </w:r>
      <w:r w:rsidR="00FA3D86">
        <w:t xml:space="preserve"> While there are some formal definitions in the XAS community specifications, these are not expressed in a standard or </w:t>
      </w:r>
      <w:commentRangeStart w:id="31"/>
      <w:r w:rsidR="00FA3D86">
        <w:t xml:space="preserve">comprehensive </w:t>
      </w:r>
      <w:commentRangeEnd w:id="31"/>
      <w:r w:rsidR="00326DB3">
        <w:rPr>
          <w:rStyle w:val="CommentReference"/>
        </w:rPr>
        <w:commentReference w:id="31"/>
      </w:r>
      <w:r w:rsidR="00FA3D86">
        <w:t>form. They can, however, form the basis of such an expression.</w:t>
      </w:r>
    </w:p>
    <w:p w14:paraId="4B494CC6" w14:textId="77777777" w:rsidR="004A2B85" w:rsidRDefault="004A2B85" w:rsidP="00D077A4">
      <w:pPr>
        <w:pStyle w:val="ListParagraph"/>
        <w:ind w:left="360"/>
      </w:pPr>
    </w:p>
    <w:p w14:paraId="374B3102" w14:textId="1DD0A088" w:rsidR="004A2B85" w:rsidRDefault="004A2B85" w:rsidP="00D077A4">
      <w:pPr>
        <w:pStyle w:val="ListParagraph"/>
        <w:ind w:left="360"/>
      </w:pPr>
      <w:r>
        <w:t xml:space="preserve">Note that CDIF metadata is always expressed in a JSON-LD syntax, optimized for use in FAIR reuse over the Web. It leverages both the familiar Javascript features of JSON, as well as the more powerful RDF features of Linked Data approaches. </w:t>
      </w:r>
    </w:p>
    <w:p w14:paraId="0FDC772F" w14:textId="77777777" w:rsidR="0075538C" w:rsidRDefault="0075538C" w:rsidP="00D077A4">
      <w:pPr>
        <w:pStyle w:val="ListParagraph"/>
        <w:ind w:left="360"/>
      </w:pPr>
    </w:p>
    <w:p w14:paraId="60738806" w14:textId="4FD4398F" w:rsidR="0075538C" w:rsidRDefault="0075538C" w:rsidP="00D077A4">
      <w:pPr>
        <w:pStyle w:val="ListParagraph"/>
        <w:ind w:left="360"/>
      </w:pPr>
      <w:r>
        <w:t xml:space="preserve">The standards recommended by CDIF include Schema.org (for cataloguing and discovery),  W3C PROV for provenance information, </w:t>
      </w:r>
      <w:r w:rsidR="00B76050">
        <w:t xml:space="preserve">W3C SKOS for controlled vocabularies, </w:t>
      </w:r>
      <w:r>
        <w:t xml:space="preserve">and the data Description Initiative’s Cross-Domain Integration (DDI-CDI) specification. All of these specifications are used according to profiles described in the CDIF guidelines, although the provenance guidelines are currently under development. </w:t>
      </w:r>
    </w:p>
    <w:p w14:paraId="018FB737" w14:textId="108A5649" w:rsidR="0020695D" w:rsidRPr="00D077A4" w:rsidRDefault="0020695D" w:rsidP="00D077A4">
      <w:pPr>
        <w:pStyle w:val="ListParagraph"/>
        <w:ind w:left="360"/>
      </w:pPr>
      <w:r>
        <w:lastRenderedPageBreak/>
        <w:t>CDIF currently focuses on describing data sets encoded in text-based formats. The need to describe binary formats (including HDF5) has been noted in the initial release of the guidelines, and work in this area is on-going.</w:t>
      </w:r>
    </w:p>
    <w:p w14:paraId="190A34C1" w14:textId="627A5010" w:rsidR="00846836" w:rsidRDefault="00846836" w:rsidP="00846836">
      <w:pPr>
        <w:pStyle w:val="Heading1"/>
        <w:numPr>
          <w:ilvl w:val="0"/>
          <w:numId w:val="1"/>
        </w:numPr>
      </w:pPr>
      <w:r>
        <w:t>Inputs and Outputs</w:t>
      </w:r>
    </w:p>
    <w:p w14:paraId="368B8D43" w14:textId="25350760" w:rsidR="004A2B85" w:rsidRDefault="004A2B85" w:rsidP="004A2B85">
      <w:r>
        <w:t>Given the scenarios described above, we can produce high-level schematics of the transformation processes which will be supported</w:t>
      </w:r>
      <w:r w:rsidR="00FA3D86">
        <w:t>.</w:t>
      </w:r>
      <w:r>
        <w:t xml:space="preserve">  </w:t>
      </w:r>
      <w:r w:rsidR="0020695D">
        <w:t>These should make the spreadsheet mappings easier to follow, as there are several different inputs and outputs involved.</w:t>
      </w:r>
    </w:p>
    <w:p w14:paraId="146A8C3E" w14:textId="61ADEFA2" w:rsidR="0020695D" w:rsidRDefault="0020695D" w:rsidP="0020695D">
      <w:pPr>
        <w:pStyle w:val="Heading2"/>
        <w:numPr>
          <w:ilvl w:val="0"/>
          <w:numId w:val="3"/>
        </w:numPr>
      </w:pPr>
      <w:r>
        <w:t>XDI-to-CDIF</w:t>
      </w:r>
    </w:p>
    <w:p w14:paraId="6778B2AF" w14:textId="63ADDDFA" w:rsidR="0020695D" w:rsidRDefault="00B32CC6" w:rsidP="0020695D">
      <w:r>
        <w:t xml:space="preserve">The schematic below shows the mapping from XDI to </w:t>
      </w:r>
      <w:r w:rsidR="005562EA">
        <w:t xml:space="preserve">the </w:t>
      </w:r>
      <w:r>
        <w:t>CDIF recommended specifications:</w:t>
      </w:r>
    </w:p>
    <w:p w14:paraId="4C524817" w14:textId="34563D81" w:rsidR="00B32CC6" w:rsidRDefault="00DB33DC" w:rsidP="00DB33DC">
      <w:pPr>
        <w:jc w:val="center"/>
      </w:pPr>
      <w:r>
        <w:rPr>
          <w:noProof/>
        </w:rPr>
        <w:drawing>
          <wp:inline distT="0" distB="0" distL="0" distR="0" wp14:anchorId="3D217E00" wp14:editId="6A091041">
            <wp:extent cx="5935980" cy="3413760"/>
            <wp:effectExtent l="0" t="0" r="7620" b="0"/>
            <wp:docPr id="2116351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3413760"/>
                    </a:xfrm>
                    <a:prstGeom prst="rect">
                      <a:avLst/>
                    </a:prstGeom>
                    <a:noFill/>
                    <a:ln>
                      <a:noFill/>
                    </a:ln>
                  </pic:spPr>
                </pic:pic>
              </a:graphicData>
            </a:graphic>
          </wp:inline>
        </w:drawing>
      </w:r>
    </w:p>
    <w:p w14:paraId="072CF3C2" w14:textId="0AB3E253" w:rsidR="00DB33DC" w:rsidRDefault="00DB33DC" w:rsidP="00DB33DC">
      <w:r>
        <w:t xml:space="preserve">The inputs include an XDI file, which contains both a metadata section and a data section, and a </w:t>
      </w:r>
      <w:commentRangeStart w:id="32"/>
      <w:r>
        <w:t>set of cataloguing metadata</w:t>
      </w:r>
      <w:commentRangeEnd w:id="32"/>
      <w:r w:rsidR="00DD2D6E">
        <w:rPr>
          <w:rStyle w:val="CommentReference"/>
        </w:rPr>
        <w:commentReference w:id="32"/>
      </w:r>
      <w:r>
        <w:t xml:space="preserve"> (such as a DataCite file). The XDI file may be “passed through” the transformation to act as a data file in the resulting package, or the data may be pulled out and reduced to a simple data-only text file. The metadata is transformed in either case, and placed in different areas of the CDIF package, based on what type of information it is. The cataloguing metadata is a fairly straightforward mapping into corresponding Schema.org fields.</w:t>
      </w:r>
    </w:p>
    <w:p w14:paraId="5B35BEA2" w14:textId="229DD430" w:rsidR="000827AC" w:rsidRDefault="000827AC" w:rsidP="00DB33DC">
      <w:r>
        <w:lastRenderedPageBreak/>
        <w:t xml:space="preserve">Note that CDIF uses SKOS to describe enumerated </w:t>
      </w:r>
      <w:commentRangeStart w:id="33"/>
      <w:r>
        <w:t xml:space="preserve">cause </w:t>
      </w:r>
      <w:commentRangeEnd w:id="33"/>
      <w:r w:rsidR="00084B83">
        <w:rPr>
          <w:rStyle w:val="CommentReference"/>
        </w:rPr>
        <w:commentReference w:id="33"/>
      </w:r>
      <w:r>
        <w:t xml:space="preserve">found in the data – this is the set of controlled vocabulary metadata inside the CDIF JSON-LD package. (The dashed line indicates the use of these concepts </w:t>
      </w:r>
      <w:r w:rsidR="00D34D31">
        <w:t>using links</w:t>
      </w:r>
      <w:r>
        <w:t>.) The Reference Concepts are a static set of terms drawn from authoritative sources within the XAS community (or from authorities recognised by that community). This is also expressed as SKOS concepts in a SKOS co</w:t>
      </w:r>
      <w:r w:rsidR="00F6131F">
        <w:t>n</w:t>
      </w:r>
      <w:r>
        <w:t xml:space="preserve">cept scheme, but would be published externally to the CDIF package for each data set (it does not vary from data set to data set, so a single set of definitions can be reused). </w:t>
      </w:r>
    </w:p>
    <w:p w14:paraId="602B06A3" w14:textId="29FDEEE5" w:rsidR="006C6488" w:rsidRDefault="006C6488" w:rsidP="00DB33DC">
      <w:r>
        <w:t>Note that the resulting resources are completely “open” in that they are all expressed in open standard formats or as structured text (for the data). No proprietary software is needed to access the files, and all of the standards are Web-based (JSON-LD/RDF, text) so that it is as easy as possible to access and use the resulting metadata. From a FAIR perspective, this is ideal, and very much in line with best practice as endorsed by the CDIF guidelines.</w:t>
      </w:r>
      <w:r w:rsidR="000C00D9">
        <w:t xml:space="preserve"> The provided metadata is also very rich, giving complete definitions of terms, and indicating the structure and semantics of the data in a (potentially) comprehensive fashion.</w:t>
      </w:r>
    </w:p>
    <w:p w14:paraId="70CF0951" w14:textId="0D67BDAB" w:rsidR="0020695D" w:rsidRDefault="0020695D" w:rsidP="0020695D">
      <w:pPr>
        <w:pStyle w:val="Heading2"/>
        <w:numPr>
          <w:ilvl w:val="0"/>
          <w:numId w:val="3"/>
        </w:numPr>
      </w:pPr>
      <w:r>
        <w:t>NXxas-to-CDIF</w:t>
      </w:r>
    </w:p>
    <w:p w14:paraId="1A3DA11C" w14:textId="7C96662C" w:rsidR="005562EA" w:rsidRDefault="005562EA" w:rsidP="005562EA">
      <w:r>
        <w:t>The schematic below shows the mapping of NXxas HDF5 files to the CDIF-recommended specifications:</w:t>
      </w:r>
    </w:p>
    <w:p w14:paraId="532D5AFA" w14:textId="2F66D55F" w:rsidR="005562EA" w:rsidRDefault="005562EA" w:rsidP="005562EA">
      <w:pPr>
        <w:jc w:val="center"/>
      </w:pPr>
      <w:r>
        <w:rPr>
          <w:noProof/>
        </w:rPr>
        <w:drawing>
          <wp:inline distT="0" distB="0" distL="0" distR="0" wp14:anchorId="3F98CDA5" wp14:editId="123FA9EE">
            <wp:extent cx="5943600" cy="3429000"/>
            <wp:effectExtent l="0" t="0" r="0" b="0"/>
            <wp:docPr id="319591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29000"/>
                    </a:xfrm>
                    <a:prstGeom prst="rect">
                      <a:avLst/>
                    </a:prstGeom>
                    <a:noFill/>
                    <a:ln>
                      <a:noFill/>
                    </a:ln>
                  </pic:spPr>
                </pic:pic>
              </a:graphicData>
            </a:graphic>
          </wp:inline>
        </w:drawing>
      </w:r>
    </w:p>
    <w:p w14:paraId="09F47BD0" w14:textId="677D3B21" w:rsidR="005562EA" w:rsidRDefault="005562EA" w:rsidP="005562EA">
      <w:r>
        <w:lastRenderedPageBreak/>
        <w:t>This mapping is very similar to the XDI mapping. The big difference is that the data are always kept in a binary format – the HDF5 source file. All data are referred to from the metadata using path expressions which can be resolved by HDF5 software packages. The metadata is all stored in “open” JSON-LD form, as for the XDI metadata.</w:t>
      </w:r>
    </w:p>
    <w:p w14:paraId="427DB80C" w14:textId="77777777" w:rsidR="005562EA" w:rsidRDefault="005562EA" w:rsidP="005562EA">
      <w:r>
        <w:t>As before, the static reference concepts are expressed as SKOS, published separately, and the cataloguing metadata is (at least in part) coming from DataCite or some other standard cataloguing metadata format.</w:t>
      </w:r>
    </w:p>
    <w:p w14:paraId="31204C6D" w14:textId="77777777" w:rsidR="005562EA" w:rsidRDefault="005562EA" w:rsidP="005562EA">
      <w:r>
        <w:t>It should be noted that the relative assignment of metadata from NXxas to CDIF is quite different than with XDI. Because NXxas is focused on describing large sets of raw data, the data description is quite different than the simple descriptions found with the XDI data. Further, there is a wealth of information regarding the sample and collection of the measurements, which is not necessarily present in the XDI format. Much of this metadata is expressed in PROV in the CDIF package, which is not as heavily used in the XDI mapping.</w:t>
      </w:r>
    </w:p>
    <w:p w14:paraId="5519C9F7" w14:textId="6A0BFA26" w:rsidR="005562EA" w:rsidRPr="005562EA" w:rsidRDefault="005562EA" w:rsidP="005562EA">
      <w:r>
        <w:t xml:space="preserve">The biggest difference here is that, from a FAIR perspective, the need to have dedicated HDF5 software to access the data makes this slightly less open. Granted, HDF5 is a standard format, and there are free tools, but the practical cost os accessing the data for those who do not already use HDF5 is higher than with the XDI mapped data, because there is a requirement for more than just Web-oriented technologies. Despite this, both CDIF output packages have very rich metadata which is equally open, and from this perspective both are ideally FAIR.   </w:t>
      </w:r>
    </w:p>
    <w:p w14:paraId="4838ECEF" w14:textId="77777777" w:rsidR="0020695D" w:rsidRDefault="0020695D" w:rsidP="0020695D"/>
    <w:p w14:paraId="06339FF5" w14:textId="1022AC7A" w:rsidR="0020695D" w:rsidRDefault="0020695D" w:rsidP="0020695D">
      <w:pPr>
        <w:pStyle w:val="Heading2"/>
        <w:numPr>
          <w:ilvl w:val="0"/>
          <w:numId w:val="3"/>
        </w:numPr>
      </w:pPr>
      <w:r>
        <w:t>Static Concept Definitions</w:t>
      </w:r>
    </w:p>
    <w:p w14:paraId="55BD2D54" w14:textId="097275B7" w:rsidR="00F6396C" w:rsidRDefault="00F6396C" w:rsidP="00F6396C">
      <w:r>
        <w:t>The production of the Reference Concepts is performed in an off-line fashion. For this deliverable, we offer a draft set of concept definitions coming from the NXxas specifications, XDI, IUCr, and IUPAC. This is provided both as a human-readable spreadsheet</w:t>
      </w:r>
      <w:r w:rsidR="00F6131F">
        <w:t>,</w:t>
      </w:r>
      <w:r>
        <w:t xml:space="preserve"> and in a </w:t>
      </w:r>
      <w:r w:rsidR="00F6131F">
        <w:t>m</w:t>
      </w:r>
      <w:r>
        <w:t xml:space="preserve">achine-processible SKOS form (which is equivalent). Ideally, this set of Reference Concepts would be agreed by the community in a process lead by the existing standardization groups. Once agreed, a single canonical version – including SKOS – could be published for use not just by CDIF but by all members of the community for any application where it proved useful. Agreed definitions are a foundational aspect of FAIR, and this includes their expression in a standard, machine-actionable form.  </w:t>
      </w:r>
    </w:p>
    <w:p w14:paraId="31117161" w14:textId="71C2BDB2" w:rsidR="00F6396C" w:rsidRPr="00F6396C" w:rsidRDefault="00F6396C" w:rsidP="00F6396C">
      <w:r>
        <w:t xml:space="preserve">It should be noted that while we are using SKOS here, an ontology described in OWL would be another form of publication which would be fundamentally in line with the FAIR principles. Because SKOS is a more accessible standard format in many domains, it is </w:t>
      </w:r>
      <w:r>
        <w:lastRenderedPageBreak/>
        <w:t>preferred for the purposes of the CDIF guidelines. Both standard forms could be published in an aligned form for different applications.</w:t>
      </w:r>
    </w:p>
    <w:p w14:paraId="057E04AD" w14:textId="3B209F49" w:rsidR="00846836" w:rsidRDefault="00846836" w:rsidP="00846836">
      <w:pPr>
        <w:pStyle w:val="Heading1"/>
        <w:numPr>
          <w:ilvl w:val="0"/>
          <w:numId w:val="1"/>
        </w:numPr>
      </w:pPr>
      <w:r>
        <w:t>Further Work</w:t>
      </w:r>
    </w:p>
    <w:p w14:paraId="1456A43E" w14:textId="6DE8662B" w:rsidR="00846836" w:rsidRDefault="00154253" w:rsidP="00154253">
      <w:r>
        <w:t>Several work items or issues have arisen from the initial mapping work and the discussions held during its development. In this section, these are briefly noted, with the intention that these will lead to specific actions as appropriate later in the project.</w:t>
      </w:r>
    </w:p>
    <w:p w14:paraId="386D9592" w14:textId="7B8B3693" w:rsidR="00154253" w:rsidRDefault="00154253" w:rsidP="00154253">
      <w:pPr>
        <w:pStyle w:val="ListParagraph"/>
        <w:numPr>
          <w:ilvl w:val="0"/>
          <w:numId w:val="4"/>
        </w:numPr>
      </w:pPr>
      <w:r>
        <w:rPr>
          <w:b/>
          <w:bCs/>
        </w:rPr>
        <w:t xml:space="preserve">New Data Description </w:t>
      </w:r>
      <w:r w:rsidR="003F7AD8">
        <w:rPr>
          <w:b/>
          <w:bCs/>
        </w:rPr>
        <w:t>F</w:t>
      </w:r>
      <w:r>
        <w:rPr>
          <w:b/>
          <w:bCs/>
        </w:rPr>
        <w:t>eatures of DDI-CDI:</w:t>
      </w:r>
      <w:r>
        <w:t xml:space="preserve"> In this mapping, it became clear that there was a concrete requirement to be able to describe the HDF5 binary data file using the DDI-CDI metadata recommended by CDIF. This was a feature already targeted by the CDIF Working group as a priority, and it is hoped that the NXxas use case can serve as one significant input to that development. We believe that the approach taken here is in line with the overall design of CDIF in implementing support for the FAIR Data Principles. </w:t>
      </w:r>
    </w:p>
    <w:p w14:paraId="4CC89366" w14:textId="3AF27DB3" w:rsidR="00154253" w:rsidRDefault="00154253" w:rsidP="00154253">
      <w:pPr>
        <w:pStyle w:val="ListParagraph"/>
        <w:numPr>
          <w:ilvl w:val="0"/>
          <w:numId w:val="4"/>
        </w:numPr>
      </w:pPr>
      <w:r w:rsidRPr="00154253">
        <w:rPr>
          <w:b/>
          <w:bCs/>
        </w:rPr>
        <w:t>Extensions to the DDI-CDI Profile in CDIF:</w:t>
      </w:r>
      <w:r>
        <w:t xml:space="preserve"> Additionally, there may be some minor extensions to the CDIF profile of DDI-CDI which are needed, for the inclusion of classes which are required for XAS data bit which were not in the current set of CDIF recommendations.  </w:t>
      </w:r>
    </w:p>
    <w:p w14:paraId="368182BD" w14:textId="57FA8C66" w:rsidR="003F7AD8" w:rsidRDefault="003F7AD8" w:rsidP="00154253">
      <w:pPr>
        <w:pStyle w:val="ListParagraph"/>
        <w:numPr>
          <w:ilvl w:val="0"/>
          <w:numId w:val="4"/>
        </w:numPr>
      </w:pPr>
      <w:r>
        <w:rPr>
          <w:b/>
          <w:bCs/>
        </w:rPr>
        <w:t xml:space="preserve">Contributions to the CDIF Provenance Profile: </w:t>
      </w:r>
      <w:r>
        <w:t>The CDIF Working Group is now focusing on data provenance and context, and part of what was used in these mappings comes from drafts of an extension to PROV being developed as part of the CDIF work. The requirements coming from this mapping are in line with the approach being taken by CDIF, and it is intended that the XAS use case be provided to that group, so that it can be directly addressed by the emerging solution in the CDIF recommendations as they evolve.</w:t>
      </w:r>
    </w:p>
    <w:p w14:paraId="0BCF1316" w14:textId="33ACF661" w:rsidR="00601BE7" w:rsidRPr="00846836" w:rsidRDefault="00601BE7" w:rsidP="00154253">
      <w:pPr>
        <w:pStyle w:val="ListParagraph"/>
        <w:numPr>
          <w:ilvl w:val="0"/>
          <w:numId w:val="4"/>
        </w:numPr>
      </w:pPr>
      <w:r>
        <w:rPr>
          <w:b/>
          <w:bCs/>
        </w:rPr>
        <w:t xml:space="preserve">Engaging the XAS Community in Publishing FAIR Reference Concepts: </w:t>
      </w:r>
      <w:r>
        <w:t>This mapping has highlighted the need for agreed formal concept definitions within the domain. Further, it has provided an example of how these might be expressed as a machine-actionable resource, based on a draft taken from existing sources. This project cannot do ore than advocate for the development of a real set of agreed reference concepts, but we intend to make the effort to promote this idea to the appropriate domain authorities, and in general to support the development of such a resource in line with FAIR implementation.</w:t>
      </w:r>
    </w:p>
    <w:sectPr w:rsidR="00601BE7" w:rsidRPr="00846836">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Stephen Richard" w:date="2025-09-29T10:06:00Z" w:initials="SR">
    <w:p w14:paraId="2BE0344E" w14:textId="77777777" w:rsidR="00326DB3" w:rsidRDefault="00326DB3" w:rsidP="00326DB3">
      <w:pPr>
        <w:pStyle w:val="CommentText"/>
      </w:pPr>
      <w:r>
        <w:rPr>
          <w:rStyle w:val="CommentReference"/>
        </w:rPr>
        <w:annotationRef/>
      </w:r>
      <w:r>
        <w:t>Web-accessible (?)</w:t>
      </w:r>
    </w:p>
  </w:comment>
  <w:comment w:id="32" w:author="Stephen Richard" w:date="2025-09-29T10:09:00Z" w:initials="SR">
    <w:p w14:paraId="6ABC7644" w14:textId="77777777" w:rsidR="00DD2D6E" w:rsidRDefault="00DD2D6E" w:rsidP="00DD2D6E">
      <w:pPr>
        <w:pStyle w:val="CommentText"/>
      </w:pPr>
      <w:r>
        <w:rPr>
          <w:rStyle w:val="CommentReference"/>
        </w:rPr>
        <w:annotationRef/>
      </w:r>
      <w:r>
        <w:t>This is not bundled with the xdi file, but is an external resource; currently the xdi file does not include a link to this metadata, which would be a good thing.</w:t>
      </w:r>
    </w:p>
  </w:comment>
  <w:comment w:id="33" w:author="Stephen Richard" w:date="2025-09-29T10:10:00Z" w:initials="SR">
    <w:p w14:paraId="1E72A139" w14:textId="77777777" w:rsidR="00084B83" w:rsidRDefault="00084B83" w:rsidP="00084B83">
      <w:pPr>
        <w:pStyle w:val="CommentText"/>
      </w:pPr>
      <w:r>
        <w:rPr>
          <w:rStyle w:val="CommentReference"/>
        </w:rPr>
        <w:annotationRef/>
      </w:r>
      <w:r>
        <w:t>?? cases?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E0344E" w15:done="0"/>
  <w15:commentEx w15:paraId="6ABC7644" w15:done="0"/>
  <w15:commentEx w15:paraId="1E72A1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482ECC" w16cex:dateUtc="2025-09-29T17:06:00Z"/>
  <w16cex:commentExtensible w16cex:durableId="507C17E5" w16cex:dateUtc="2025-09-29T17:09:00Z"/>
  <w16cex:commentExtensible w16cex:durableId="466F25A3" w16cex:dateUtc="2025-09-29T17: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E0344E" w16cid:durableId="46482ECC"/>
  <w16cid:commentId w16cid:paraId="6ABC7644" w16cid:durableId="507C17E5"/>
  <w16cid:commentId w16cid:paraId="1E72A139" w16cid:durableId="466F25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C2035" w14:textId="77777777" w:rsidR="003200F5" w:rsidRDefault="003200F5" w:rsidP="00AD7CFC">
      <w:pPr>
        <w:spacing w:after="0" w:line="240" w:lineRule="auto"/>
      </w:pPr>
      <w:r>
        <w:separator/>
      </w:r>
    </w:p>
  </w:endnote>
  <w:endnote w:type="continuationSeparator" w:id="0">
    <w:p w14:paraId="3BE13699" w14:textId="77777777" w:rsidR="003200F5" w:rsidRDefault="003200F5" w:rsidP="00AD7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160381"/>
      <w:docPartObj>
        <w:docPartGallery w:val="Page Numbers (Bottom of Page)"/>
        <w:docPartUnique/>
      </w:docPartObj>
    </w:sdtPr>
    <w:sdtEndPr>
      <w:rPr>
        <w:noProof/>
      </w:rPr>
    </w:sdtEndPr>
    <w:sdtContent>
      <w:p w14:paraId="49C433C4" w14:textId="5609D2F7" w:rsidR="00AD7CFC" w:rsidRDefault="00AD7C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4A797B" w14:textId="77777777" w:rsidR="00AD7CFC" w:rsidRDefault="00AD7C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75F04" w14:textId="77777777" w:rsidR="003200F5" w:rsidRDefault="003200F5" w:rsidP="00AD7CFC">
      <w:pPr>
        <w:spacing w:after="0" w:line="240" w:lineRule="auto"/>
      </w:pPr>
      <w:r>
        <w:separator/>
      </w:r>
    </w:p>
  </w:footnote>
  <w:footnote w:type="continuationSeparator" w:id="0">
    <w:p w14:paraId="7632DF2A" w14:textId="77777777" w:rsidR="003200F5" w:rsidRDefault="003200F5" w:rsidP="00AD7CFC">
      <w:pPr>
        <w:spacing w:after="0" w:line="240" w:lineRule="auto"/>
      </w:pPr>
      <w:r>
        <w:continuationSeparator/>
      </w:r>
    </w:p>
  </w:footnote>
  <w:footnote w:id="1">
    <w:p w14:paraId="77032FAD" w14:textId="661EB913" w:rsidR="003B16DE" w:rsidRDefault="003B16DE">
      <w:pPr>
        <w:pStyle w:val="FootnoteText"/>
      </w:pPr>
      <w:ins w:id="4" w:author="Stephen Richard" w:date="2025-09-29T09:58:00Z" w16du:dateUtc="2025-09-29T16:58:00Z">
        <w:r>
          <w:rPr>
            <w:rStyle w:val="FootnoteReference"/>
          </w:rPr>
          <w:footnoteRef/>
        </w:r>
        <w:r>
          <w:t xml:space="preserve"> </w:t>
        </w:r>
      </w:ins>
      <w:ins w:id="5" w:author="Stephen Richard" w:date="2025-09-29T09:59:00Z" w16du:dateUtc="2025-09-29T16:59:00Z">
        <w:r w:rsidR="00B21B60" w:rsidRPr="00B21B60">
          <w:t>https://doi.org/10.5281/zenodo.14920226</w:t>
        </w:r>
      </w:ins>
    </w:p>
  </w:footnote>
  <w:footnote w:id="2">
    <w:p w14:paraId="07D5CDC0" w14:textId="5E19BFBE" w:rsidR="00B21B60" w:rsidRDefault="00B21B60">
      <w:pPr>
        <w:pStyle w:val="FootnoteText"/>
      </w:pPr>
      <w:ins w:id="10" w:author="Stephen Richard" w:date="2025-09-29T10:00:00Z" w16du:dateUtc="2025-09-29T17:00:00Z">
        <w:r>
          <w:rPr>
            <w:rStyle w:val="FootnoteReference"/>
          </w:rPr>
          <w:footnoteRef/>
        </w:r>
        <w:r>
          <w:t xml:space="preserve"> </w:t>
        </w:r>
        <w:r w:rsidRPr="00B21B60">
          <w:t>https://doi.org/10.5281/zenodo.14920226</w:t>
        </w:r>
      </w:ins>
    </w:p>
  </w:footnote>
  <w:footnote w:id="3">
    <w:p w14:paraId="582BEB9A" w14:textId="1D806C95" w:rsidR="00B21B60" w:rsidRDefault="00B21B60">
      <w:pPr>
        <w:pStyle w:val="FootnoteText"/>
      </w:pPr>
      <w:ins w:id="12" w:author="Stephen Richard" w:date="2025-09-29T10:00:00Z" w16du:dateUtc="2025-09-29T17:00:00Z">
        <w:r>
          <w:rPr>
            <w:rStyle w:val="FootnoteReference"/>
          </w:rPr>
          <w:footnoteRef/>
        </w:r>
        <w:r>
          <w:t xml:space="preserve"> ibid</w:t>
        </w:r>
      </w:ins>
    </w:p>
  </w:footnote>
  <w:footnote w:id="4">
    <w:p w14:paraId="552C6CE1" w14:textId="26306A74" w:rsidR="006D1A7E" w:rsidRDefault="006D1A7E">
      <w:pPr>
        <w:pStyle w:val="FootnoteText"/>
      </w:pPr>
      <w:ins w:id="18" w:author="Stephen Richard" w:date="2025-09-29T10:02:00Z" w16du:dateUtc="2025-09-29T17:02:00Z">
        <w:r>
          <w:rPr>
            <w:rStyle w:val="FootnoteReference"/>
          </w:rPr>
          <w:footnoteRef/>
        </w:r>
        <w:r>
          <w:t xml:space="preserve"> </w:t>
        </w:r>
      </w:ins>
      <w:ins w:id="19" w:author="Stephen Richard" w:date="2025-09-29T10:02:00Z">
        <w:r w:rsidRPr="006D1A7E">
          <w:fldChar w:fldCharType="begin"/>
        </w:r>
        <w:r w:rsidRPr="006D1A7E">
          <w:instrText>HYPERLINK "https://manual.nexusformat.org/classes/applications/NXxas.html"</w:instrText>
        </w:r>
        <w:r w:rsidRPr="006D1A7E">
          <w:fldChar w:fldCharType="separate"/>
        </w:r>
        <w:r w:rsidRPr="006D1A7E">
          <w:rPr>
            <w:rStyle w:val="Hyperlink"/>
          </w:rPr>
          <w:t>3.3.2.26. NXxas — nexus v2024.02 documentation</w:t>
        </w:r>
      </w:ins>
      <w:ins w:id="20" w:author="Stephen Richard" w:date="2025-09-29T10:02:00Z" w16du:dateUtc="2025-09-29T17:02:00Z">
        <w:r w:rsidRPr="006D1A7E">
          <w:fldChar w:fldCharType="end"/>
        </w:r>
      </w:ins>
    </w:p>
  </w:footnote>
  <w:footnote w:id="5">
    <w:p w14:paraId="438A8CC4" w14:textId="224FC472" w:rsidR="0021692F" w:rsidRDefault="0021692F">
      <w:pPr>
        <w:pStyle w:val="FootnoteText"/>
      </w:pPr>
      <w:ins w:id="22" w:author="Stephen Richard" w:date="2025-09-29T10:03:00Z" w16du:dateUtc="2025-09-29T17:03:00Z">
        <w:r>
          <w:rPr>
            <w:rStyle w:val="FootnoteReference"/>
          </w:rPr>
          <w:footnoteRef/>
        </w:r>
        <w:r>
          <w:t xml:space="preserve"> </w:t>
        </w:r>
      </w:ins>
      <w:ins w:id="23" w:author="Stephen Richard" w:date="2025-09-29T10:03:00Z">
        <w:r w:rsidRPr="0021692F">
          <w:fldChar w:fldCharType="begin"/>
        </w:r>
        <w:r w:rsidRPr="0021692F">
          <w:instrText>HYPERLINK "https://github.com/XraySpectroscopy/XAS-Data-Interchange/blob/master/specification/spec.md"</w:instrText>
        </w:r>
        <w:r w:rsidRPr="0021692F">
          <w:fldChar w:fldCharType="separate"/>
        </w:r>
        <w:r w:rsidRPr="0021692F">
          <w:rPr>
            <w:rStyle w:val="Hyperlink"/>
          </w:rPr>
          <w:t>XAS-Data-Interchange/specification/spec.md at master · XraySpectroscopy/XAS-Data-Interchange · GitHub</w:t>
        </w:r>
      </w:ins>
      <w:ins w:id="24" w:author="Stephen Richard" w:date="2025-09-29T10:03:00Z" w16du:dateUtc="2025-09-29T17:03:00Z">
        <w:r w:rsidRPr="0021692F">
          <w:fldChar w:fldCharType="end"/>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E2709"/>
    <w:multiLevelType w:val="hybridMultilevel"/>
    <w:tmpl w:val="8E747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DA52D9"/>
    <w:multiLevelType w:val="hybridMultilevel"/>
    <w:tmpl w:val="E9620B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1B61C5"/>
    <w:multiLevelType w:val="hybridMultilevel"/>
    <w:tmpl w:val="32483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104526"/>
    <w:multiLevelType w:val="hybridMultilevel"/>
    <w:tmpl w:val="A9C2F6B2"/>
    <w:lvl w:ilvl="0" w:tplc="39E460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7449996">
    <w:abstractNumId w:val="3"/>
  </w:num>
  <w:num w:numId="2" w16cid:durableId="167671773">
    <w:abstractNumId w:val="2"/>
  </w:num>
  <w:num w:numId="3" w16cid:durableId="283508891">
    <w:abstractNumId w:val="1"/>
  </w:num>
  <w:num w:numId="4" w16cid:durableId="6188735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en Richard">
    <w15:presenceInfo w15:providerId="Windows Live" w15:userId="944a82e2ddcde9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836"/>
    <w:rsid w:val="000827AC"/>
    <w:rsid w:val="00084B83"/>
    <w:rsid w:val="000C00D9"/>
    <w:rsid w:val="00154253"/>
    <w:rsid w:val="00181969"/>
    <w:rsid w:val="001A6764"/>
    <w:rsid w:val="0020695D"/>
    <w:rsid w:val="0021692F"/>
    <w:rsid w:val="002A4AC0"/>
    <w:rsid w:val="003200F5"/>
    <w:rsid w:val="00326DB3"/>
    <w:rsid w:val="003B16DE"/>
    <w:rsid w:val="003D0702"/>
    <w:rsid w:val="003F7AD8"/>
    <w:rsid w:val="004A2B85"/>
    <w:rsid w:val="00507D59"/>
    <w:rsid w:val="005562EA"/>
    <w:rsid w:val="00601BE7"/>
    <w:rsid w:val="006C6488"/>
    <w:rsid w:val="006D1A7E"/>
    <w:rsid w:val="0075538C"/>
    <w:rsid w:val="00824CB8"/>
    <w:rsid w:val="00846836"/>
    <w:rsid w:val="00886BAB"/>
    <w:rsid w:val="00886ED7"/>
    <w:rsid w:val="009B3AC9"/>
    <w:rsid w:val="009F1164"/>
    <w:rsid w:val="00A86534"/>
    <w:rsid w:val="00AD7CFC"/>
    <w:rsid w:val="00B21B60"/>
    <w:rsid w:val="00B32CC6"/>
    <w:rsid w:val="00B37767"/>
    <w:rsid w:val="00B76050"/>
    <w:rsid w:val="00BA3009"/>
    <w:rsid w:val="00C80143"/>
    <w:rsid w:val="00D077A4"/>
    <w:rsid w:val="00D17C26"/>
    <w:rsid w:val="00D24887"/>
    <w:rsid w:val="00D34D31"/>
    <w:rsid w:val="00DB33DC"/>
    <w:rsid w:val="00DD2D6E"/>
    <w:rsid w:val="00EF0115"/>
    <w:rsid w:val="00F470E4"/>
    <w:rsid w:val="00F50B86"/>
    <w:rsid w:val="00F6131F"/>
    <w:rsid w:val="00F6396C"/>
    <w:rsid w:val="00FA3D86"/>
    <w:rsid w:val="00FF0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9E751"/>
  <w15:chartTrackingRefBased/>
  <w15:docId w15:val="{8E8ACDC8-8474-4FF7-A140-E2A72CA6F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6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6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836"/>
    <w:rPr>
      <w:rFonts w:eastAsiaTheme="majorEastAsia" w:cstheme="majorBidi"/>
      <w:color w:val="272727" w:themeColor="text1" w:themeTint="D8"/>
    </w:rPr>
  </w:style>
  <w:style w:type="paragraph" w:styleId="Title">
    <w:name w:val="Title"/>
    <w:basedOn w:val="Normal"/>
    <w:next w:val="Normal"/>
    <w:link w:val="TitleChar"/>
    <w:uiPriority w:val="10"/>
    <w:qFormat/>
    <w:rsid w:val="00846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836"/>
    <w:pPr>
      <w:spacing w:before="160"/>
      <w:jc w:val="center"/>
    </w:pPr>
    <w:rPr>
      <w:i/>
      <w:iCs/>
      <w:color w:val="404040" w:themeColor="text1" w:themeTint="BF"/>
    </w:rPr>
  </w:style>
  <w:style w:type="character" w:customStyle="1" w:styleId="QuoteChar">
    <w:name w:val="Quote Char"/>
    <w:basedOn w:val="DefaultParagraphFont"/>
    <w:link w:val="Quote"/>
    <w:uiPriority w:val="29"/>
    <w:rsid w:val="00846836"/>
    <w:rPr>
      <w:i/>
      <w:iCs/>
      <w:color w:val="404040" w:themeColor="text1" w:themeTint="BF"/>
    </w:rPr>
  </w:style>
  <w:style w:type="paragraph" w:styleId="ListParagraph">
    <w:name w:val="List Paragraph"/>
    <w:basedOn w:val="Normal"/>
    <w:uiPriority w:val="34"/>
    <w:qFormat/>
    <w:rsid w:val="00846836"/>
    <w:pPr>
      <w:ind w:left="720"/>
      <w:contextualSpacing/>
    </w:pPr>
  </w:style>
  <w:style w:type="character" w:styleId="IntenseEmphasis">
    <w:name w:val="Intense Emphasis"/>
    <w:basedOn w:val="DefaultParagraphFont"/>
    <w:uiPriority w:val="21"/>
    <w:qFormat/>
    <w:rsid w:val="00846836"/>
    <w:rPr>
      <w:i/>
      <w:iCs/>
      <w:color w:val="0F4761" w:themeColor="accent1" w:themeShade="BF"/>
    </w:rPr>
  </w:style>
  <w:style w:type="paragraph" w:styleId="IntenseQuote">
    <w:name w:val="Intense Quote"/>
    <w:basedOn w:val="Normal"/>
    <w:next w:val="Normal"/>
    <w:link w:val="IntenseQuoteChar"/>
    <w:uiPriority w:val="30"/>
    <w:qFormat/>
    <w:rsid w:val="00846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836"/>
    <w:rPr>
      <w:i/>
      <w:iCs/>
      <w:color w:val="0F4761" w:themeColor="accent1" w:themeShade="BF"/>
    </w:rPr>
  </w:style>
  <w:style w:type="character" w:styleId="IntenseReference">
    <w:name w:val="Intense Reference"/>
    <w:basedOn w:val="DefaultParagraphFont"/>
    <w:uiPriority w:val="32"/>
    <w:qFormat/>
    <w:rsid w:val="00846836"/>
    <w:rPr>
      <w:b/>
      <w:bCs/>
      <w:smallCaps/>
      <w:color w:val="0F4761" w:themeColor="accent1" w:themeShade="BF"/>
      <w:spacing w:val="5"/>
    </w:rPr>
  </w:style>
  <w:style w:type="paragraph" w:styleId="Header">
    <w:name w:val="header"/>
    <w:basedOn w:val="Normal"/>
    <w:link w:val="HeaderChar"/>
    <w:uiPriority w:val="99"/>
    <w:unhideWhenUsed/>
    <w:rsid w:val="00AD7C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7CFC"/>
  </w:style>
  <w:style w:type="paragraph" w:styleId="Footer">
    <w:name w:val="footer"/>
    <w:basedOn w:val="Normal"/>
    <w:link w:val="FooterChar"/>
    <w:uiPriority w:val="99"/>
    <w:unhideWhenUsed/>
    <w:rsid w:val="00AD7C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7CFC"/>
  </w:style>
  <w:style w:type="paragraph" w:styleId="Revision">
    <w:name w:val="Revision"/>
    <w:hidden/>
    <w:uiPriority w:val="99"/>
    <w:semiHidden/>
    <w:rsid w:val="00FF02FF"/>
    <w:pPr>
      <w:spacing w:after="0" w:line="240" w:lineRule="auto"/>
    </w:pPr>
  </w:style>
  <w:style w:type="paragraph" w:styleId="FootnoteText">
    <w:name w:val="footnote text"/>
    <w:basedOn w:val="Normal"/>
    <w:link w:val="FootnoteTextChar"/>
    <w:uiPriority w:val="99"/>
    <w:semiHidden/>
    <w:unhideWhenUsed/>
    <w:rsid w:val="003B16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B16DE"/>
    <w:rPr>
      <w:sz w:val="20"/>
      <w:szCs w:val="20"/>
    </w:rPr>
  </w:style>
  <w:style w:type="character" w:styleId="FootnoteReference">
    <w:name w:val="footnote reference"/>
    <w:basedOn w:val="DefaultParagraphFont"/>
    <w:uiPriority w:val="99"/>
    <w:semiHidden/>
    <w:unhideWhenUsed/>
    <w:rsid w:val="003B16DE"/>
    <w:rPr>
      <w:vertAlign w:val="superscript"/>
    </w:rPr>
  </w:style>
  <w:style w:type="character" w:styleId="Hyperlink">
    <w:name w:val="Hyperlink"/>
    <w:basedOn w:val="DefaultParagraphFont"/>
    <w:uiPriority w:val="99"/>
    <w:unhideWhenUsed/>
    <w:rsid w:val="006D1A7E"/>
    <w:rPr>
      <w:color w:val="467886" w:themeColor="hyperlink"/>
      <w:u w:val="single"/>
    </w:rPr>
  </w:style>
  <w:style w:type="character" w:styleId="UnresolvedMention">
    <w:name w:val="Unresolved Mention"/>
    <w:basedOn w:val="DefaultParagraphFont"/>
    <w:uiPriority w:val="99"/>
    <w:semiHidden/>
    <w:unhideWhenUsed/>
    <w:rsid w:val="006D1A7E"/>
    <w:rPr>
      <w:color w:val="605E5C"/>
      <w:shd w:val="clear" w:color="auto" w:fill="E1DFDD"/>
    </w:rPr>
  </w:style>
  <w:style w:type="character" w:styleId="CommentReference">
    <w:name w:val="annotation reference"/>
    <w:basedOn w:val="DefaultParagraphFont"/>
    <w:uiPriority w:val="99"/>
    <w:semiHidden/>
    <w:unhideWhenUsed/>
    <w:rsid w:val="00326DB3"/>
    <w:rPr>
      <w:sz w:val="16"/>
      <w:szCs w:val="16"/>
    </w:rPr>
  </w:style>
  <w:style w:type="paragraph" w:styleId="CommentText">
    <w:name w:val="annotation text"/>
    <w:basedOn w:val="Normal"/>
    <w:link w:val="CommentTextChar"/>
    <w:uiPriority w:val="99"/>
    <w:unhideWhenUsed/>
    <w:rsid w:val="00326DB3"/>
    <w:pPr>
      <w:spacing w:line="240" w:lineRule="auto"/>
    </w:pPr>
    <w:rPr>
      <w:sz w:val="20"/>
      <w:szCs w:val="20"/>
    </w:rPr>
  </w:style>
  <w:style w:type="character" w:customStyle="1" w:styleId="CommentTextChar">
    <w:name w:val="Comment Text Char"/>
    <w:basedOn w:val="DefaultParagraphFont"/>
    <w:link w:val="CommentText"/>
    <w:uiPriority w:val="99"/>
    <w:rsid w:val="00326DB3"/>
    <w:rPr>
      <w:sz w:val="20"/>
      <w:szCs w:val="20"/>
    </w:rPr>
  </w:style>
  <w:style w:type="paragraph" w:styleId="CommentSubject">
    <w:name w:val="annotation subject"/>
    <w:basedOn w:val="CommentText"/>
    <w:next w:val="CommentText"/>
    <w:link w:val="CommentSubjectChar"/>
    <w:uiPriority w:val="99"/>
    <w:semiHidden/>
    <w:unhideWhenUsed/>
    <w:rsid w:val="00326DB3"/>
    <w:rPr>
      <w:b/>
      <w:bCs/>
    </w:rPr>
  </w:style>
  <w:style w:type="character" w:customStyle="1" w:styleId="CommentSubjectChar">
    <w:name w:val="Comment Subject Char"/>
    <w:basedOn w:val="CommentTextChar"/>
    <w:link w:val="CommentSubject"/>
    <w:uiPriority w:val="99"/>
    <w:semiHidden/>
    <w:rsid w:val="00326DB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137F8-5543-43F0-830F-9E310C614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1236</TotalTime>
  <Pages>7</Pages>
  <Words>2167</Words>
  <Characters>12356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Arofan Gregory</dc:creator>
  <cp:keywords/>
  <dc:description/>
  <cp:lastModifiedBy>Stephen Richard</cp:lastModifiedBy>
  <cp:revision>42</cp:revision>
  <dcterms:created xsi:type="dcterms:W3CDTF">2025-09-27T14:49:00Z</dcterms:created>
  <dcterms:modified xsi:type="dcterms:W3CDTF">2025-09-29T17:10:00Z</dcterms:modified>
</cp:coreProperties>
</file>